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D00D" w14:textId="3900869B" w:rsidR="00B546AE" w:rsidRPr="00C000AC" w:rsidRDefault="00B546AE" w:rsidP="00B546AE">
      <w:pPr>
        <w:jc w:val="center"/>
        <w:rPr>
          <w:b/>
          <w:bCs/>
          <w:sz w:val="28"/>
          <w:szCs w:val="28"/>
        </w:rPr>
      </w:pPr>
      <w:r w:rsidRPr="00C000AC">
        <w:rPr>
          <w:b/>
          <w:bCs/>
          <w:sz w:val="28"/>
          <w:szCs w:val="28"/>
        </w:rPr>
        <w:t>Assignment –7 Summarizing Data with Aggregate Functions.</w:t>
      </w:r>
    </w:p>
    <w:p w14:paraId="4F2DE172" w14:textId="77777777" w:rsidR="00B546AE" w:rsidRDefault="00B546AE">
      <w:r w:rsidRPr="00B546AE">
        <w:t xml:space="preserve">1) Write a query that counts all orders for October 3. </w:t>
      </w:r>
    </w:p>
    <w:p w14:paraId="70773DBC" w14:textId="40361E00" w:rsidR="00B546AE" w:rsidRDefault="00B546AE">
      <w:r>
        <w:sym w:font="Wingdings" w:char="F0E0"/>
      </w:r>
    </w:p>
    <w:p w14:paraId="7A8E53BA" w14:textId="77777777" w:rsidR="00CC0209" w:rsidRDefault="00B546AE" w:rsidP="00CC0209">
      <w:pPr>
        <w:rPr>
          <w:ins w:id="0" w:author="Microsoft Word" w:date="2026-03-14T08:28:00Z" w16du:dateUtc="2026-03-14T02:58:00Z"/>
        </w:rPr>
      </w:pPr>
      <w:ins w:id="1" w:author="Microsoft Word" w:date="2026-03-14T08:28:00Z" w16du:dateUtc="2026-03-14T02:58:00Z">
        <w:r>
          <w:sym w:font="Wingdings" w:char="F0E0"/>
        </w:r>
        <w:proofErr w:type="spellStart"/>
        <w:r w:rsidR="00CC0209">
          <w:t>mysql</w:t>
        </w:r>
        <w:proofErr w:type="spellEnd"/>
        <w:r w:rsidR="00CC0209">
          <w:t xml:space="preserve">&gt; select </w:t>
        </w:r>
        <w:proofErr w:type="gramStart"/>
        <w:r w:rsidR="00CC0209">
          <w:t>count(</w:t>
        </w:r>
        <w:proofErr w:type="gramEnd"/>
        <w:r w:rsidR="00CC0209">
          <w:t xml:space="preserve">*) from Orders where </w:t>
        </w:r>
        <w:proofErr w:type="spellStart"/>
        <w:r w:rsidR="00CC0209">
          <w:t>Odate</w:t>
        </w:r>
        <w:proofErr w:type="spellEnd"/>
        <w:r w:rsidR="00CC0209">
          <w:t xml:space="preserve"> ='1990-10-03';</w:t>
        </w:r>
      </w:ins>
    </w:p>
    <w:p w14:paraId="42958DA0" w14:textId="77777777" w:rsidR="00CC0209" w:rsidRDefault="00CC0209" w:rsidP="00CC0209">
      <w:pPr>
        <w:rPr>
          <w:ins w:id="2" w:author="Microsoft Word" w:date="2026-03-14T08:28:00Z" w16du:dateUtc="2026-03-14T02:58:00Z"/>
        </w:rPr>
      </w:pPr>
      <w:ins w:id="3" w:author="Microsoft Word" w:date="2026-03-14T08:28:00Z" w16du:dateUtc="2026-03-14T02:58:00Z">
        <w:r>
          <w:t xml:space="preserve">| </w:t>
        </w:r>
        <w:proofErr w:type="gramStart"/>
        <w:r>
          <w:t>count(</w:t>
        </w:r>
        <w:proofErr w:type="gramEnd"/>
        <w:r>
          <w:t>*) |</w:t>
        </w:r>
      </w:ins>
    </w:p>
    <w:p w14:paraId="53354838" w14:textId="292E7A6F" w:rsidR="00CC0209" w:rsidRDefault="00CC0209" w:rsidP="00CC0209">
      <w:ins w:id="4" w:author="Microsoft Word" w:date="2026-03-14T08:28:00Z" w16du:dateUtc="2026-03-14T02:58:00Z">
        <w:r>
          <w:t>|        6       |</w:t>
        </w:r>
      </w:ins>
    </w:p>
    <w:p w14:paraId="0754BC45" w14:textId="77777777" w:rsidR="00986D4D" w:rsidRDefault="00986D4D" w:rsidP="00CC0209">
      <w:pPr>
        <w:rPr>
          <w:ins w:id="5" w:author="Microsoft Word" w:date="2026-03-14T08:28:00Z" w16du:dateUtc="2026-03-14T02:58:00Z"/>
        </w:rPr>
      </w:pPr>
    </w:p>
    <w:p w14:paraId="51F18FFF" w14:textId="77777777" w:rsidR="00B546AE" w:rsidRDefault="00B546AE">
      <w:r w:rsidRPr="00B546AE">
        <w:t>2) Write a query that counts the number of different non-NULL city values in the Customers table.</w:t>
      </w:r>
    </w:p>
    <w:p w14:paraId="218F7EA1" w14:textId="7BC93F4F" w:rsidR="00C56203" w:rsidRDefault="00B546AE" w:rsidP="00C56203">
      <w:r>
        <w:sym w:font="Wingdings" w:char="F0E0"/>
      </w:r>
      <w:proofErr w:type="spellStart"/>
      <w:r w:rsidR="00C56203">
        <w:t>mysql</w:t>
      </w:r>
      <w:proofErr w:type="spellEnd"/>
      <w:r w:rsidR="00C56203">
        <w:t>&gt; select count(</w:t>
      </w:r>
      <w:proofErr w:type="gramStart"/>
      <w:r w:rsidR="00C56203">
        <w:t>distinct(</w:t>
      </w:r>
      <w:proofErr w:type="gramEnd"/>
      <w:r w:rsidR="00C56203">
        <w:t>City)) from Customers;</w:t>
      </w:r>
    </w:p>
    <w:p w14:paraId="3A860B0D" w14:textId="77777777" w:rsidR="00C56203" w:rsidRDefault="00C56203" w:rsidP="00C56203">
      <w:r>
        <w:t>| count(</w:t>
      </w:r>
      <w:proofErr w:type="gramStart"/>
      <w:r>
        <w:t>distinct(</w:t>
      </w:r>
      <w:proofErr w:type="gramEnd"/>
      <w:r>
        <w:t>City)) |</w:t>
      </w:r>
    </w:p>
    <w:p w14:paraId="3D6DA469" w14:textId="7CF711FB" w:rsidR="00C56203" w:rsidRDefault="00C56203" w:rsidP="00C56203">
      <w:r>
        <w:t xml:space="preserve">|                     4 </w:t>
      </w:r>
      <w:r>
        <w:t xml:space="preserve">               </w:t>
      </w:r>
      <w:r>
        <w:t>|</w:t>
      </w:r>
    </w:p>
    <w:p w14:paraId="6565485B" w14:textId="77777777" w:rsidR="00C56203" w:rsidRDefault="00C56203" w:rsidP="00C56203"/>
    <w:p w14:paraId="32005128" w14:textId="77777777" w:rsidR="00B546AE" w:rsidRDefault="00B546AE">
      <w:r w:rsidRPr="00B546AE">
        <w:t xml:space="preserve"> 3) Write a query that selects each customer’s smallest order.</w:t>
      </w:r>
    </w:p>
    <w:p w14:paraId="25E1B174" w14:textId="77777777" w:rsidR="004A793B" w:rsidRDefault="00B546AE" w:rsidP="004A793B">
      <w:r>
        <w:sym w:font="Wingdings" w:char="F0E0"/>
      </w:r>
      <w:r w:rsidRPr="00B546AE">
        <w:t xml:space="preserve"> </w:t>
      </w:r>
      <w:proofErr w:type="spellStart"/>
      <w:r w:rsidR="004A793B">
        <w:t>mysql</w:t>
      </w:r>
      <w:proofErr w:type="spellEnd"/>
      <w:r w:rsidR="004A793B">
        <w:t xml:space="preserve">&gt; select </w:t>
      </w:r>
      <w:proofErr w:type="spellStart"/>
      <w:proofErr w:type="gramStart"/>
      <w:r w:rsidR="004A793B">
        <w:t>Cnum</w:t>
      </w:r>
      <w:proofErr w:type="spellEnd"/>
      <w:r w:rsidR="004A793B">
        <w:t xml:space="preserve"> ,</w:t>
      </w:r>
      <w:proofErr w:type="gramEnd"/>
      <w:r w:rsidR="004A793B">
        <w:t xml:space="preserve"> </w:t>
      </w:r>
      <w:proofErr w:type="gramStart"/>
      <w:r w:rsidR="004A793B">
        <w:t>min(</w:t>
      </w:r>
      <w:proofErr w:type="gramEnd"/>
      <w:r w:rsidR="004A793B">
        <w:t xml:space="preserve">Amt) from Orders group by </w:t>
      </w:r>
      <w:proofErr w:type="spellStart"/>
      <w:r w:rsidR="004A793B">
        <w:t>Cnum</w:t>
      </w:r>
      <w:proofErr w:type="spellEnd"/>
      <w:r w:rsidR="004A793B">
        <w:t>;</w:t>
      </w:r>
    </w:p>
    <w:p w14:paraId="5C3BB499" w14:textId="77777777" w:rsidR="004A793B" w:rsidRDefault="004A793B" w:rsidP="004A793B">
      <w:r>
        <w:t xml:space="preserve">| </w:t>
      </w:r>
      <w:proofErr w:type="spellStart"/>
      <w:r>
        <w:t>Cnum</w:t>
      </w:r>
      <w:proofErr w:type="spellEnd"/>
      <w:r>
        <w:t xml:space="preserve"> | </w:t>
      </w:r>
      <w:proofErr w:type="gramStart"/>
      <w:r>
        <w:t>min(</w:t>
      </w:r>
      <w:proofErr w:type="gramEnd"/>
      <w:r>
        <w:t>Amt) |</w:t>
      </w:r>
    </w:p>
    <w:p w14:paraId="1569F1DF" w14:textId="77777777" w:rsidR="004A793B" w:rsidRDefault="004A793B" w:rsidP="004A793B">
      <w:r>
        <w:t xml:space="preserve">| 2006 </w:t>
      </w:r>
      <w:proofErr w:type="gramStart"/>
      <w:r>
        <w:t>|  4723.00</w:t>
      </w:r>
      <w:proofErr w:type="gramEnd"/>
      <w:r>
        <w:t xml:space="preserve"> |</w:t>
      </w:r>
    </w:p>
    <w:p w14:paraId="1C70A1E6" w14:textId="77777777" w:rsidR="004A793B" w:rsidRDefault="004A793B" w:rsidP="004A793B">
      <w:r>
        <w:t>| 2008 |    18.69 |</w:t>
      </w:r>
    </w:p>
    <w:p w14:paraId="27FFBCA3" w14:textId="77777777" w:rsidR="004A793B" w:rsidRDefault="004A793B" w:rsidP="004A793B">
      <w:r>
        <w:t>| 2001 |   767.19 |</w:t>
      </w:r>
    </w:p>
    <w:p w14:paraId="18F48904" w14:textId="77777777" w:rsidR="004A793B" w:rsidRDefault="004A793B" w:rsidP="004A793B">
      <w:r>
        <w:t xml:space="preserve">| 2007 </w:t>
      </w:r>
      <w:proofErr w:type="gramStart"/>
      <w:r>
        <w:t>|  1900.10</w:t>
      </w:r>
      <w:proofErr w:type="gramEnd"/>
      <w:r>
        <w:t xml:space="preserve"> |</w:t>
      </w:r>
    </w:p>
    <w:p w14:paraId="78392316" w14:textId="77777777" w:rsidR="004A793B" w:rsidRDefault="004A793B" w:rsidP="004A793B">
      <w:r>
        <w:t xml:space="preserve">| 2003 </w:t>
      </w:r>
      <w:proofErr w:type="gramStart"/>
      <w:r>
        <w:t>|  5160.45</w:t>
      </w:r>
      <w:proofErr w:type="gramEnd"/>
      <w:r>
        <w:t xml:space="preserve"> |</w:t>
      </w:r>
    </w:p>
    <w:p w14:paraId="4303EB84" w14:textId="77777777" w:rsidR="004A793B" w:rsidRDefault="004A793B" w:rsidP="004A793B">
      <w:r>
        <w:t>| 2004 |    75.75 |</w:t>
      </w:r>
    </w:p>
    <w:p w14:paraId="086F0FC8" w14:textId="77777777" w:rsidR="004A793B" w:rsidRDefault="004A793B" w:rsidP="004A793B">
      <w:r>
        <w:t xml:space="preserve">| 2002 </w:t>
      </w:r>
      <w:proofErr w:type="gramStart"/>
      <w:r>
        <w:t>|  1713.23</w:t>
      </w:r>
      <w:proofErr w:type="gramEnd"/>
      <w:r>
        <w:t xml:space="preserve"> |</w:t>
      </w:r>
    </w:p>
    <w:p w14:paraId="131BD640" w14:textId="77777777" w:rsidR="004A793B" w:rsidRDefault="004A793B"/>
    <w:p w14:paraId="26884E97" w14:textId="4BF863DC" w:rsidR="00B546AE" w:rsidRDefault="00B546AE">
      <w:r w:rsidRPr="00B546AE">
        <w:t>4) Write a query that selects the first customer, in alphabetical order, whose name begins with G.</w:t>
      </w:r>
    </w:p>
    <w:p w14:paraId="350CFEBA" w14:textId="4961D7D3" w:rsidR="009A1FB8" w:rsidRDefault="00B546AE" w:rsidP="009A1FB8">
      <w:r>
        <w:sym w:font="Wingdings" w:char="F0E0"/>
      </w:r>
      <w:proofErr w:type="spellStart"/>
      <w:r w:rsidR="009A1FB8">
        <w:t>mysql</w:t>
      </w:r>
      <w:proofErr w:type="spellEnd"/>
      <w:r w:rsidR="009A1FB8">
        <w:t xml:space="preserve">&gt; select * from Customers where </w:t>
      </w:r>
      <w:proofErr w:type="spellStart"/>
      <w:r w:rsidR="009A1FB8">
        <w:t>Cname</w:t>
      </w:r>
      <w:proofErr w:type="spellEnd"/>
      <w:r w:rsidR="009A1FB8">
        <w:t xml:space="preserve"> like 'G%' order by </w:t>
      </w:r>
      <w:proofErr w:type="spellStart"/>
      <w:r w:rsidR="009A1FB8">
        <w:t>Cname</w:t>
      </w:r>
      <w:proofErr w:type="spellEnd"/>
      <w:r w:rsidR="00B06E04">
        <w:t xml:space="preserve"> limit 1</w:t>
      </w:r>
      <w:r w:rsidR="009A1FB8">
        <w:t>;</w:t>
      </w:r>
    </w:p>
    <w:p w14:paraId="45BB0972" w14:textId="77777777" w:rsidR="009A1FB8" w:rsidRDefault="009A1FB8" w:rsidP="009A1FB8">
      <w:r>
        <w:t xml:space="preserve">| </w:t>
      </w:r>
      <w:proofErr w:type="spellStart"/>
      <w:r>
        <w:t>Cnum</w:t>
      </w:r>
      <w:proofErr w:type="spellEnd"/>
      <w:r>
        <w:t xml:space="preserve"> | </w:t>
      </w:r>
      <w:proofErr w:type="spellStart"/>
      <w:r>
        <w:t>Cname</w:t>
      </w:r>
      <w:proofErr w:type="spellEnd"/>
      <w:r>
        <w:t xml:space="preserve">    | City   | Rating | </w:t>
      </w:r>
      <w:proofErr w:type="spellStart"/>
      <w:r>
        <w:t>Snum</w:t>
      </w:r>
      <w:proofErr w:type="spellEnd"/>
      <w:r>
        <w:t xml:space="preserve"> |</w:t>
      </w:r>
    </w:p>
    <w:p w14:paraId="72291C35" w14:textId="77777777" w:rsidR="009A1FB8" w:rsidRDefault="009A1FB8" w:rsidP="009A1FB8">
      <w:r>
        <w:lastRenderedPageBreak/>
        <w:t>| 2002 | Giovanni | Rome   |    200 | 1003 |</w:t>
      </w:r>
    </w:p>
    <w:p w14:paraId="4EE4B84B" w14:textId="631B796C" w:rsidR="00B546AE" w:rsidRDefault="00B546AE">
      <w:r w:rsidRPr="00B546AE">
        <w:t xml:space="preserve">5) Write a query that selects the highest rating in each city. </w:t>
      </w:r>
    </w:p>
    <w:p w14:paraId="0C76E92C" w14:textId="577B0329" w:rsidR="005A5087" w:rsidRDefault="00B546AE" w:rsidP="005A5087">
      <w:r>
        <w:sym w:font="Wingdings" w:char="F0E0"/>
      </w:r>
      <w:r w:rsidR="005A5087" w:rsidRPr="005A5087">
        <w:t xml:space="preserve"> </w:t>
      </w:r>
      <w:proofErr w:type="spellStart"/>
      <w:r w:rsidR="005A5087">
        <w:t>mysql</w:t>
      </w:r>
      <w:proofErr w:type="spellEnd"/>
      <w:r w:rsidR="005A5087">
        <w:t xml:space="preserve">&gt; select </w:t>
      </w:r>
      <w:proofErr w:type="gramStart"/>
      <w:r w:rsidR="005A5087">
        <w:t>City ,</w:t>
      </w:r>
      <w:proofErr w:type="gramEnd"/>
      <w:r w:rsidR="005A5087">
        <w:t xml:space="preserve"> </w:t>
      </w:r>
      <w:proofErr w:type="gramStart"/>
      <w:r w:rsidR="005A5087">
        <w:t>max(</w:t>
      </w:r>
      <w:proofErr w:type="gramEnd"/>
      <w:r w:rsidR="005A5087">
        <w:t>Rating) from Customers group by City;</w:t>
      </w:r>
    </w:p>
    <w:p w14:paraId="36F2A411" w14:textId="77777777" w:rsidR="005A5087" w:rsidRDefault="005A5087" w:rsidP="005A5087">
      <w:r>
        <w:t xml:space="preserve">| City     | </w:t>
      </w:r>
      <w:proofErr w:type="gramStart"/>
      <w:r>
        <w:t>max(</w:t>
      </w:r>
      <w:proofErr w:type="gramEnd"/>
      <w:r>
        <w:t>Rating) |</w:t>
      </w:r>
    </w:p>
    <w:p w14:paraId="5D93CF49" w14:textId="77777777" w:rsidR="005A5087" w:rsidRDefault="005A5087" w:rsidP="005A5087">
      <w:r>
        <w:t>| London   |         100 |</w:t>
      </w:r>
    </w:p>
    <w:p w14:paraId="0A841052" w14:textId="77777777" w:rsidR="005A5087" w:rsidRDefault="005A5087" w:rsidP="005A5087">
      <w:r>
        <w:t>| Rome     |         200 |</w:t>
      </w:r>
    </w:p>
    <w:p w14:paraId="0772C361" w14:textId="77777777" w:rsidR="005A5087" w:rsidRDefault="005A5087" w:rsidP="005A5087">
      <w:r>
        <w:t>| San Jose |         300 |</w:t>
      </w:r>
    </w:p>
    <w:p w14:paraId="58BE0C72" w14:textId="77777777" w:rsidR="005A5087" w:rsidRDefault="005A5087" w:rsidP="005A5087">
      <w:r>
        <w:t>| Berlin   |         300 |</w:t>
      </w:r>
    </w:p>
    <w:p w14:paraId="5A83734D" w14:textId="77777777" w:rsidR="005A5087" w:rsidRDefault="005A5087"/>
    <w:p w14:paraId="387BDB7D" w14:textId="297722EC" w:rsidR="00B546AE" w:rsidRDefault="00B546AE">
      <w:r w:rsidRPr="00B546AE">
        <w:t>6) Write a query that counts the number of salespeople registering orders for each day. (If a salesperson has more than one order on a given day, he or she should be counted only once.)</w:t>
      </w:r>
    </w:p>
    <w:p w14:paraId="3CA93716" w14:textId="06232913" w:rsidR="00572324" w:rsidRDefault="00B546AE" w:rsidP="00572324">
      <w:r>
        <w:sym w:font="Wingdings" w:char="F0E0"/>
      </w:r>
      <w:r w:rsidR="00572324" w:rsidRPr="00572324">
        <w:t xml:space="preserve"> </w:t>
      </w:r>
      <w:proofErr w:type="spellStart"/>
      <w:r w:rsidR="00572324">
        <w:t>mysql</w:t>
      </w:r>
      <w:proofErr w:type="spellEnd"/>
      <w:r w:rsidR="00572324">
        <w:t xml:space="preserve">&gt; select </w:t>
      </w:r>
      <w:proofErr w:type="spellStart"/>
      <w:proofErr w:type="gramStart"/>
      <w:r w:rsidR="00572324">
        <w:t>Odate</w:t>
      </w:r>
      <w:proofErr w:type="spellEnd"/>
      <w:r w:rsidR="00572324">
        <w:t xml:space="preserve"> ,</w:t>
      </w:r>
      <w:proofErr w:type="gramEnd"/>
      <w:r w:rsidR="00572324">
        <w:t xml:space="preserve"> </w:t>
      </w:r>
      <w:proofErr w:type="gramStart"/>
      <w:r w:rsidR="00572324">
        <w:t>count(</w:t>
      </w:r>
      <w:proofErr w:type="spellStart"/>
      <w:proofErr w:type="gramEnd"/>
      <w:r w:rsidR="00572324">
        <w:t>Snum</w:t>
      </w:r>
      <w:proofErr w:type="spellEnd"/>
      <w:r w:rsidR="00572324">
        <w:t xml:space="preserve">) from Orders group by </w:t>
      </w:r>
      <w:proofErr w:type="spellStart"/>
      <w:r w:rsidR="00572324">
        <w:t>Odate</w:t>
      </w:r>
      <w:proofErr w:type="spellEnd"/>
      <w:r w:rsidR="00572324">
        <w:t>;</w:t>
      </w:r>
    </w:p>
    <w:p w14:paraId="6E1ED01E" w14:textId="77777777" w:rsidR="00572324" w:rsidRDefault="00572324" w:rsidP="00572324">
      <w:r>
        <w:t xml:space="preserve">| </w:t>
      </w:r>
      <w:proofErr w:type="spellStart"/>
      <w:r>
        <w:t>Odate</w:t>
      </w:r>
      <w:proofErr w:type="spellEnd"/>
      <w:r>
        <w:t xml:space="preserve">      | </w:t>
      </w:r>
      <w:proofErr w:type="gramStart"/>
      <w:r>
        <w:t>count(</w:t>
      </w:r>
      <w:proofErr w:type="spellStart"/>
      <w:proofErr w:type="gramEnd"/>
      <w:r>
        <w:t>Snum</w:t>
      </w:r>
      <w:proofErr w:type="spellEnd"/>
      <w:r>
        <w:t>) |</w:t>
      </w:r>
    </w:p>
    <w:p w14:paraId="6AB19C1C" w14:textId="77777777" w:rsidR="00572324" w:rsidRDefault="00572324" w:rsidP="00572324">
      <w:r>
        <w:t>| 1990-10-03 |           6 |</w:t>
      </w:r>
    </w:p>
    <w:p w14:paraId="3ABED05D" w14:textId="77777777" w:rsidR="00572324" w:rsidRDefault="00572324" w:rsidP="00572324">
      <w:r>
        <w:t>| 1990-10-04 |           2 |</w:t>
      </w:r>
    </w:p>
    <w:p w14:paraId="454C52BB" w14:textId="77777777" w:rsidR="00572324" w:rsidRDefault="00572324" w:rsidP="00572324">
      <w:r>
        <w:t>| 1990-10-05 |           1 |</w:t>
      </w:r>
    </w:p>
    <w:p w14:paraId="1C0EACB3" w14:textId="77777777" w:rsidR="00572324" w:rsidRDefault="00572324" w:rsidP="00572324">
      <w:r>
        <w:t>| 1990-10-06 |           1 |</w:t>
      </w:r>
    </w:p>
    <w:p w14:paraId="7A6C5B2D" w14:textId="77777777" w:rsidR="00B5277B" w:rsidRDefault="00B5277B" w:rsidP="00572324"/>
    <w:p w14:paraId="654D4607" w14:textId="5A95125A" w:rsidR="007F23D2" w:rsidRPr="00C000AC" w:rsidRDefault="007F23D2" w:rsidP="00B5277B">
      <w:pPr>
        <w:jc w:val="center"/>
        <w:rPr>
          <w:b/>
          <w:bCs/>
          <w:sz w:val="28"/>
          <w:szCs w:val="28"/>
        </w:rPr>
      </w:pPr>
      <w:r w:rsidRPr="00C000AC">
        <w:rPr>
          <w:b/>
          <w:bCs/>
          <w:sz w:val="28"/>
          <w:szCs w:val="28"/>
        </w:rPr>
        <w:t>Assignment –8 Formatting Query output.</w:t>
      </w:r>
    </w:p>
    <w:p w14:paraId="53F8B37B" w14:textId="77777777" w:rsidR="007F23D2" w:rsidRDefault="007F23D2" w:rsidP="00572324">
      <w:r w:rsidRPr="007F23D2">
        <w:t>1) Assume each salesperson has a 12% commission. Write a query on the orders table that will produce the order number, the salesperson number, and the amount of the salesperson’s commission for that order.</w:t>
      </w:r>
    </w:p>
    <w:p w14:paraId="0BC909CA" w14:textId="1FF1F896" w:rsidR="00FC7E7B" w:rsidRDefault="00B5277B" w:rsidP="00FC7E7B">
      <w:r>
        <w:sym w:font="Wingdings" w:char="F0E0"/>
      </w:r>
      <w:r w:rsidR="00FC7E7B" w:rsidRPr="00FC7E7B">
        <w:t xml:space="preserve"> </w:t>
      </w:r>
      <w:proofErr w:type="spellStart"/>
      <w:r w:rsidR="00FC7E7B">
        <w:t>mysql</w:t>
      </w:r>
      <w:proofErr w:type="spellEnd"/>
      <w:r w:rsidR="00FC7E7B">
        <w:t xml:space="preserve">&gt; select </w:t>
      </w:r>
      <w:proofErr w:type="spellStart"/>
      <w:proofErr w:type="gramStart"/>
      <w:r w:rsidR="00FC7E7B">
        <w:t>Onum</w:t>
      </w:r>
      <w:proofErr w:type="spellEnd"/>
      <w:r w:rsidR="00FC7E7B">
        <w:t xml:space="preserve"> ,</w:t>
      </w:r>
      <w:proofErr w:type="gramEnd"/>
      <w:r w:rsidR="00FC7E7B">
        <w:t xml:space="preserve"> </w:t>
      </w:r>
      <w:proofErr w:type="spellStart"/>
      <w:proofErr w:type="gramStart"/>
      <w:r w:rsidR="00FC7E7B">
        <w:t>Snum</w:t>
      </w:r>
      <w:proofErr w:type="spellEnd"/>
      <w:r w:rsidR="00FC7E7B">
        <w:t xml:space="preserve"> ,</w:t>
      </w:r>
      <w:proofErr w:type="gramEnd"/>
      <w:r w:rsidR="00FC7E7B">
        <w:t xml:space="preserve"> Amt*0.12 "Amount of </w:t>
      </w:r>
      <w:proofErr w:type="spellStart"/>
      <w:r w:rsidR="00FC7E7B">
        <w:t>SalesPerson</w:t>
      </w:r>
      <w:proofErr w:type="spellEnd"/>
      <w:r w:rsidR="00FC7E7B">
        <w:t xml:space="preserve"> Comm" from Orders;</w:t>
      </w:r>
    </w:p>
    <w:p w14:paraId="793A8DA1" w14:textId="7D6D3B6C" w:rsidR="00A92572" w:rsidRDefault="00A92572" w:rsidP="00FC7E7B">
      <w:proofErr w:type="gramStart"/>
      <w:r>
        <w:t xml:space="preserve">Or </w:t>
      </w:r>
      <w:r w:rsidR="00A47140" w:rsidRPr="00A47140">
        <w:t xml:space="preserve"> </w:t>
      </w:r>
      <w:proofErr w:type="spellStart"/>
      <w:r w:rsidR="00A47140">
        <w:t>mysql</w:t>
      </w:r>
      <w:proofErr w:type="spellEnd"/>
      <w:r w:rsidR="00A47140">
        <w:t xml:space="preserve">&gt; </w:t>
      </w:r>
      <w:r w:rsidR="00A47140">
        <w:t xml:space="preserve"> </w:t>
      </w:r>
      <w:r w:rsidR="00A47140" w:rsidRPr="00A47140">
        <w:t>select</w:t>
      </w:r>
      <w:proofErr w:type="gramEnd"/>
      <w:r w:rsidR="00A47140" w:rsidRPr="00A47140">
        <w:t xml:space="preserve"> </w:t>
      </w:r>
      <w:proofErr w:type="spellStart"/>
      <w:proofErr w:type="gramStart"/>
      <w:r w:rsidR="00A47140" w:rsidRPr="00A47140">
        <w:t>Onum</w:t>
      </w:r>
      <w:proofErr w:type="spellEnd"/>
      <w:r w:rsidR="00A47140" w:rsidRPr="00A47140">
        <w:t xml:space="preserve"> ,</w:t>
      </w:r>
      <w:proofErr w:type="gramEnd"/>
      <w:r w:rsidR="00A47140" w:rsidRPr="00A47140">
        <w:t xml:space="preserve"> </w:t>
      </w:r>
      <w:proofErr w:type="spellStart"/>
      <w:proofErr w:type="gramStart"/>
      <w:r w:rsidR="00A47140" w:rsidRPr="00A47140">
        <w:t>Snum</w:t>
      </w:r>
      <w:proofErr w:type="spellEnd"/>
      <w:r w:rsidR="00A47140" w:rsidRPr="00A47140">
        <w:t xml:space="preserve"> ,</w:t>
      </w:r>
      <w:proofErr w:type="gramEnd"/>
      <w:r w:rsidR="00A47140" w:rsidRPr="00A47140">
        <w:t xml:space="preserve"> </w:t>
      </w:r>
      <w:proofErr w:type="spellStart"/>
      <w:proofErr w:type="gramStart"/>
      <w:r w:rsidR="00A47140" w:rsidRPr="00A47140">
        <w:t>ifnull</w:t>
      </w:r>
      <w:proofErr w:type="spellEnd"/>
      <w:r w:rsidR="00A47140" w:rsidRPr="00A47140">
        <w:t>(</w:t>
      </w:r>
      <w:proofErr w:type="gramEnd"/>
      <w:r w:rsidR="00A47140" w:rsidRPr="00A47140">
        <w:t>Amt,</w:t>
      </w:r>
      <w:proofErr w:type="gramStart"/>
      <w:r w:rsidR="00A47140" w:rsidRPr="00A47140">
        <w:t>0)*</w:t>
      </w:r>
      <w:proofErr w:type="gramEnd"/>
      <w:r w:rsidR="00A47140" w:rsidRPr="00A47140">
        <w:t xml:space="preserve">0.12 "Amount of </w:t>
      </w:r>
      <w:proofErr w:type="spellStart"/>
      <w:r w:rsidR="00A47140" w:rsidRPr="00A47140">
        <w:t>SalesPerson</w:t>
      </w:r>
      <w:proofErr w:type="spellEnd"/>
      <w:r w:rsidR="00A47140" w:rsidRPr="00A47140">
        <w:t xml:space="preserve"> Comm" from Orders;</w:t>
      </w:r>
    </w:p>
    <w:p w14:paraId="3C5686C5" w14:textId="77777777" w:rsidR="00FC7E7B" w:rsidRDefault="00FC7E7B" w:rsidP="00FC7E7B">
      <w:r>
        <w:t xml:space="preserve">| </w:t>
      </w:r>
      <w:proofErr w:type="spellStart"/>
      <w:r>
        <w:t>Onum</w:t>
      </w:r>
      <w:proofErr w:type="spellEnd"/>
      <w:r>
        <w:t xml:space="preserve"> | </w:t>
      </w:r>
      <w:proofErr w:type="spellStart"/>
      <w:r>
        <w:t>Snum</w:t>
      </w:r>
      <w:proofErr w:type="spellEnd"/>
      <w:r>
        <w:t xml:space="preserve"> | Amount of </w:t>
      </w:r>
      <w:proofErr w:type="spellStart"/>
      <w:r>
        <w:t>SalesPerson</w:t>
      </w:r>
      <w:proofErr w:type="spellEnd"/>
      <w:r>
        <w:t xml:space="preserve"> Comm |</w:t>
      </w:r>
    </w:p>
    <w:p w14:paraId="7D027143" w14:textId="77777777" w:rsidR="00FC7E7B" w:rsidRDefault="00FC7E7B" w:rsidP="00FC7E7B">
      <w:r>
        <w:t>| 3011 | 1001 |                    1187.03 |</w:t>
      </w:r>
    </w:p>
    <w:p w14:paraId="61C015BE" w14:textId="77777777" w:rsidR="00FC7E7B" w:rsidRDefault="00FC7E7B" w:rsidP="00FC7E7B">
      <w:r>
        <w:t>| 3001 | 1007 |                       2.24 |</w:t>
      </w:r>
    </w:p>
    <w:p w14:paraId="210F0459" w14:textId="77777777" w:rsidR="00FC7E7B" w:rsidRDefault="00FC7E7B" w:rsidP="00FC7E7B">
      <w:r>
        <w:lastRenderedPageBreak/>
        <w:t>| 3003 | 1001 |                      92.06 |</w:t>
      </w:r>
    </w:p>
    <w:p w14:paraId="58269A81" w14:textId="77777777" w:rsidR="00FC7E7B" w:rsidRDefault="00FC7E7B" w:rsidP="00FC7E7B">
      <w:r>
        <w:t>| 3002 | 1004 |                     228.01 |</w:t>
      </w:r>
    </w:p>
    <w:p w14:paraId="5C022E56" w14:textId="77777777" w:rsidR="00FC7E7B" w:rsidRDefault="00FC7E7B" w:rsidP="00FC7E7B">
      <w:r>
        <w:t>| 3005 | 1002 |                     619.25 |</w:t>
      </w:r>
    </w:p>
    <w:p w14:paraId="5AB89386" w14:textId="77777777" w:rsidR="00FC7E7B" w:rsidRDefault="00FC7E7B" w:rsidP="00FC7E7B">
      <w:r>
        <w:t>| 3006 | 1007 |                     131.78 |</w:t>
      </w:r>
    </w:p>
    <w:p w14:paraId="7600664D" w14:textId="77777777" w:rsidR="00FC7E7B" w:rsidRDefault="00FC7E7B" w:rsidP="00FC7E7B">
      <w:r>
        <w:t>| 3007 | 1002 |                       9.09 |</w:t>
      </w:r>
    </w:p>
    <w:p w14:paraId="08618406" w14:textId="77777777" w:rsidR="00FC7E7B" w:rsidRDefault="00FC7E7B" w:rsidP="00FC7E7B">
      <w:r>
        <w:t>| 3008 | 1001 |                     566.76 |</w:t>
      </w:r>
    </w:p>
    <w:p w14:paraId="20128AF6" w14:textId="77777777" w:rsidR="00FC7E7B" w:rsidRDefault="00FC7E7B" w:rsidP="00FC7E7B">
      <w:r>
        <w:t>| 3010 | 1002 |                     157.19 |</w:t>
      </w:r>
    </w:p>
    <w:p w14:paraId="0269BC5D" w14:textId="77777777" w:rsidR="00FC7E7B" w:rsidRDefault="00FC7E7B" w:rsidP="00FC7E7B">
      <w:r>
        <w:t>| 3009 | 1003 |                     205.59 |</w:t>
      </w:r>
    </w:p>
    <w:p w14:paraId="3D46349A" w14:textId="77777777" w:rsidR="00FC7E7B" w:rsidRDefault="00FC7E7B" w:rsidP="00FC7E7B"/>
    <w:p w14:paraId="353A0F95" w14:textId="77777777" w:rsidR="007F23D2" w:rsidRDefault="007F23D2" w:rsidP="00572324">
      <w:r w:rsidRPr="007F23D2">
        <w:t xml:space="preserve"> 2) Write a query on the Customers table that will find the highest rating in each city. Put the output in this form: For the city (city), the highest rating </w:t>
      </w:r>
      <w:proofErr w:type="gramStart"/>
      <w:r w:rsidRPr="007F23D2">
        <w:t>is :</w:t>
      </w:r>
      <w:proofErr w:type="gramEnd"/>
      <w:r w:rsidRPr="007F23D2">
        <w:t xml:space="preserve"> (rating). </w:t>
      </w:r>
    </w:p>
    <w:p w14:paraId="3533DED1" w14:textId="77777777" w:rsidR="00FD3476" w:rsidRDefault="00B5277B" w:rsidP="00FD3476">
      <w:r>
        <w:sym w:font="Wingdings" w:char="F0E0"/>
      </w:r>
      <w:r w:rsidR="00046B25" w:rsidRPr="00046B25">
        <w:t xml:space="preserve"> </w:t>
      </w:r>
      <w:proofErr w:type="spellStart"/>
      <w:r w:rsidR="00FD3476">
        <w:t>mysql</w:t>
      </w:r>
      <w:proofErr w:type="spellEnd"/>
      <w:r w:rsidR="00FD3476">
        <w:t xml:space="preserve">&gt; select </w:t>
      </w:r>
      <w:proofErr w:type="spellStart"/>
      <w:proofErr w:type="gramStart"/>
      <w:r w:rsidR="00FD3476">
        <w:t>concat</w:t>
      </w:r>
      <w:proofErr w:type="spellEnd"/>
      <w:r w:rsidR="00FD3476">
        <w:t>(</w:t>
      </w:r>
      <w:proofErr w:type="gramEnd"/>
      <w:r w:rsidR="00FD3476">
        <w:t>'For the City</w:t>
      </w:r>
      <w:proofErr w:type="gramStart"/>
      <w:r w:rsidR="00FD3476">
        <w:t>' ,</w:t>
      </w:r>
      <w:proofErr w:type="gramEnd"/>
      <w:r w:rsidR="00FD3476">
        <w:t xml:space="preserve"> </w:t>
      </w:r>
      <w:proofErr w:type="gramStart"/>
      <w:r w:rsidR="00FD3476">
        <w:t>City ,</w:t>
      </w:r>
      <w:proofErr w:type="gramEnd"/>
      <w:r w:rsidR="00FD3476">
        <w:t xml:space="preserve"> ', the Highest Rating is ', </w:t>
      </w:r>
      <w:proofErr w:type="gramStart"/>
      <w:r w:rsidR="00FD3476">
        <w:t>max(</w:t>
      </w:r>
      <w:proofErr w:type="gramEnd"/>
      <w:r w:rsidR="00FD3476">
        <w:t>Rating)) "Result "from Customers group by City;</w:t>
      </w:r>
    </w:p>
    <w:p w14:paraId="37C78573" w14:textId="77777777" w:rsidR="00FD3476" w:rsidRDefault="00FD3476" w:rsidP="00FD3476">
      <w:r>
        <w:t>| Result                                          |</w:t>
      </w:r>
    </w:p>
    <w:p w14:paraId="3F399662" w14:textId="77777777" w:rsidR="00FD3476" w:rsidRDefault="00FD3476" w:rsidP="00FD3476">
      <w:r>
        <w:t xml:space="preserve">| For the </w:t>
      </w:r>
      <w:proofErr w:type="spellStart"/>
      <w:r>
        <w:t>CityLondon</w:t>
      </w:r>
      <w:proofErr w:type="spellEnd"/>
      <w:r>
        <w:t>, the Highest Rating is 100   |</w:t>
      </w:r>
    </w:p>
    <w:p w14:paraId="1F4AFCF4" w14:textId="77777777" w:rsidR="00FD3476" w:rsidRDefault="00FD3476" w:rsidP="00FD3476">
      <w:r>
        <w:t xml:space="preserve">| For the </w:t>
      </w:r>
      <w:proofErr w:type="spellStart"/>
      <w:r>
        <w:t>CityRome</w:t>
      </w:r>
      <w:proofErr w:type="spellEnd"/>
      <w:r>
        <w:t>, the Highest Rating is 200     |</w:t>
      </w:r>
    </w:p>
    <w:p w14:paraId="1AD6DDD5" w14:textId="77777777" w:rsidR="00FD3476" w:rsidRDefault="00FD3476" w:rsidP="00FD3476">
      <w:r>
        <w:t xml:space="preserve">| For the </w:t>
      </w:r>
      <w:proofErr w:type="spellStart"/>
      <w:r>
        <w:t>CitySan</w:t>
      </w:r>
      <w:proofErr w:type="spellEnd"/>
      <w:r>
        <w:t xml:space="preserve"> Jose, the Highest Rating is 300 |</w:t>
      </w:r>
    </w:p>
    <w:p w14:paraId="4008E8E7" w14:textId="77777777" w:rsidR="00FD3476" w:rsidRDefault="00FD3476" w:rsidP="00FD3476">
      <w:r>
        <w:t xml:space="preserve">| For the </w:t>
      </w:r>
      <w:proofErr w:type="spellStart"/>
      <w:r>
        <w:t>CityBerlin</w:t>
      </w:r>
      <w:proofErr w:type="spellEnd"/>
      <w:r>
        <w:t>, the Highest Rating is 300   |</w:t>
      </w:r>
    </w:p>
    <w:p w14:paraId="35E6AF18" w14:textId="77777777" w:rsidR="00FD3476" w:rsidRDefault="00FD3476" w:rsidP="00FD3476"/>
    <w:p w14:paraId="043CAAB7" w14:textId="491B4303" w:rsidR="007F23D2" w:rsidRDefault="007F23D2" w:rsidP="00FD3476">
      <w:r w:rsidRPr="007F23D2">
        <w:t xml:space="preserve">3) Write a query that lists customers in descending order of rating. Output the rating field first, followed by the customer’s name and number. </w:t>
      </w:r>
    </w:p>
    <w:p w14:paraId="7D098F86" w14:textId="58BB57E7" w:rsidR="00B5277B" w:rsidRDefault="00B5277B" w:rsidP="00572324">
      <w:r>
        <w:sym w:font="Wingdings" w:char="F0E0"/>
      </w:r>
      <w:proofErr w:type="spellStart"/>
      <w:r w:rsidR="00D27D03" w:rsidRPr="00D27D03">
        <w:t>mysql</w:t>
      </w:r>
      <w:proofErr w:type="spellEnd"/>
      <w:r w:rsidR="00D27D03" w:rsidRPr="00D27D03">
        <w:t xml:space="preserve">&gt; select </w:t>
      </w:r>
      <w:proofErr w:type="gramStart"/>
      <w:r w:rsidR="00D27D03" w:rsidRPr="00D27D03">
        <w:t>Rating ,</w:t>
      </w:r>
      <w:proofErr w:type="gramEnd"/>
      <w:r w:rsidR="00D27D03" w:rsidRPr="00D27D03">
        <w:t xml:space="preserve"> </w:t>
      </w:r>
      <w:proofErr w:type="spellStart"/>
      <w:proofErr w:type="gramStart"/>
      <w:r w:rsidR="00D27D03" w:rsidRPr="00D27D03">
        <w:t>Cname</w:t>
      </w:r>
      <w:proofErr w:type="spellEnd"/>
      <w:r w:rsidR="00D27D03" w:rsidRPr="00D27D03">
        <w:t xml:space="preserve"> ,</w:t>
      </w:r>
      <w:proofErr w:type="spellStart"/>
      <w:r w:rsidR="00D27D03" w:rsidRPr="00D27D03">
        <w:t>Cnum</w:t>
      </w:r>
      <w:proofErr w:type="spellEnd"/>
      <w:proofErr w:type="gramEnd"/>
      <w:r w:rsidR="00D27D03" w:rsidRPr="00D27D03">
        <w:t xml:space="preserve"> from Customers order by Rating </w:t>
      </w:r>
      <w:proofErr w:type="spellStart"/>
      <w:r w:rsidR="00D27D03" w:rsidRPr="00D27D03">
        <w:t>desc</w:t>
      </w:r>
      <w:proofErr w:type="spellEnd"/>
      <w:r w:rsidR="00D27D03" w:rsidRPr="00D27D03">
        <w:t>;</w:t>
      </w:r>
    </w:p>
    <w:p w14:paraId="7C993F0A" w14:textId="77777777" w:rsidR="00ED5ABC" w:rsidRDefault="00ED5ABC" w:rsidP="00ED5ABC">
      <w:r>
        <w:t xml:space="preserve">| Rating | </w:t>
      </w:r>
      <w:proofErr w:type="spellStart"/>
      <w:r>
        <w:t>Cname</w:t>
      </w:r>
      <w:proofErr w:type="spellEnd"/>
      <w:r>
        <w:t xml:space="preserve">    | </w:t>
      </w:r>
      <w:proofErr w:type="spellStart"/>
      <w:r>
        <w:t>Cnum</w:t>
      </w:r>
      <w:proofErr w:type="spellEnd"/>
      <w:r>
        <w:t xml:space="preserve"> |</w:t>
      </w:r>
    </w:p>
    <w:p w14:paraId="0BC2244A" w14:textId="77777777" w:rsidR="00ED5ABC" w:rsidRDefault="00ED5ABC" w:rsidP="00ED5ABC">
      <w:r>
        <w:t>|    300 | Grass    | 2004 |</w:t>
      </w:r>
    </w:p>
    <w:p w14:paraId="31F6ED92" w14:textId="77777777" w:rsidR="00ED5ABC" w:rsidRDefault="00ED5ABC" w:rsidP="00ED5ABC">
      <w:r>
        <w:t>|    300 | Cisneros | 2008 |</w:t>
      </w:r>
    </w:p>
    <w:p w14:paraId="6904C6D7" w14:textId="77777777" w:rsidR="00ED5ABC" w:rsidRDefault="00ED5ABC" w:rsidP="00ED5ABC">
      <w:r>
        <w:t>|    200 | Giovanni | 2002 |</w:t>
      </w:r>
    </w:p>
    <w:p w14:paraId="774D06E9" w14:textId="77777777" w:rsidR="00ED5ABC" w:rsidRDefault="00ED5ABC" w:rsidP="00ED5ABC">
      <w:r>
        <w:t>|    200 | Liu      | 2003 |</w:t>
      </w:r>
    </w:p>
    <w:p w14:paraId="610F0C8F" w14:textId="77777777" w:rsidR="00ED5ABC" w:rsidRDefault="00ED5ABC" w:rsidP="00ED5ABC">
      <w:r>
        <w:t xml:space="preserve">|    100 | </w:t>
      </w:r>
      <w:proofErr w:type="gramStart"/>
      <w:r>
        <w:t>Hoffman  |</w:t>
      </w:r>
      <w:proofErr w:type="gramEnd"/>
      <w:r>
        <w:t xml:space="preserve"> 2001 |</w:t>
      </w:r>
    </w:p>
    <w:p w14:paraId="1961A3CA" w14:textId="77777777" w:rsidR="00ED5ABC" w:rsidRDefault="00ED5ABC" w:rsidP="00ED5ABC">
      <w:r>
        <w:t xml:space="preserve">|    100 | </w:t>
      </w:r>
      <w:proofErr w:type="gramStart"/>
      <w:r>
        <w:t>Clemens  |</w:t>
      </w:r>
      <w:proofErr w:type="gramEnd"/>
      <w:r>
        <w:t xml:space="preserve"> 2006 |</w:t>
      </w:r>
    </w:p>
    <w:p w14:paraId="51D54E0E" w14:textId="77777777" w:rsidR="00ED5ABC" w:rsidRDefault="00ED5ABC" w:rsidP="00ED5ABC">
      <w:r>
        <w:lastRenderedPageBreak/>
        <w:t xml:space="preserve">|    100 | </w:t>
      </w:r>
      <w:proofErr w:type="gramStart"/>
      <w:r>
        <w:t>Pereira  |</w:t>
      </w:r>
      <w:proofErr w:type="gramEnd"/>
      <w:r>
        <w:t xml:space="preserve"> 2007 |</w:t>
      </w:r>
    </w:p>
    <w:p w14:paraId="2FCEC4D2" w14:textId="266DE149" w:rsidR="00B546AE" w:rsidRDefault="007F23D2" w:rsidP="00572324">
      <w:r w:rsidRPr="007F23D2">
        <w:t xml:space="preserve">4) Write a query that totals the orders for each day and places the results in descending order. </w:t>
      </w:r>
    </w:p>
    <w:p w14:paraId="7CE0593B" w14:textId="77777777" w:rsidR="00E326A8" w:rsidRDefault="00B877E4" w:rsidP="00E326A8">
      <w:r>
        <w:sym w:font="Wingdings" w:char="F0E0"/>
      </w:r>
      <w:r>
        <w:t xml:space="preserve"> </w:t>
      </w:r>
      <w:proofErr w:type="spellStart"/>
      <w:r w:rsidR="00E326A8">
        <w:t>mysql</w:t>
      </w:r>
      <w:proofErr w:type="spellEnd"/>
      <w:r w:rsidR="00E326A8">
        <w:t xml:space="preserve">&gt; select distinct </w:t>
      </w:r>
      <w:proofErr w:type="spellStart"/>
      <w:proofErr w:type="gramStart"/>
      <w:r w:rsidR="00E326A8">
        <w:t>Odate</w:t>
      </w:r>
      <w:proofErr w:type="spellEnd"/>
      <w:r w:rsidR="00E326A8">
        <w:t xml:space="preserve"> ,</w:t>
      </w:r>
      <w:proofErr w:type="gramEnd"/>
      <w:r w:rsidR="00E326A8">
        <w:t xml:space="preserve"> </w:t>
      </w:r>
      <w:proofErr w:type="gramStart"/>
      <w:r w:rsidR="00E326A8">
        <w:t>sum(</w:t>
      </w:r>
      <w:proofErr w:type="gramEnd"/>
      <w:r w:rsidR="00E326A8">
        <w:t>Amt) "</w:t>
      </w:r>
      <w:proofErr w:type="spellStart"/>
      <w:r w:rsidR="00E326A8">
        <w:t>Total_Amt</w:t>
      </w:r>
      <w:proofErr w:type="spellEnd"/>
      <w:r w:rsidR="00E326A8">
        <w:t xml:space="preserve">" from Orders group by </w:t>
      </w:r>
      <w:proofErr w:type="spellStart"/>
      <w:r w:rsidR="00E326A8">
        <w:t>Odate</w:t>
      </w:r>
      <w:proofErr w:type="spellEnd"/>
      <w:r w:rsidR="00E326A8">
        <w:t xml:space="preserve"> order by </w:t>
      </w:r>
      <w:proofErr w:type="spellStart"/>
      <w:r w:rsidR="00E326A8">
        <w:t>Total_Amt</w:t>
      </w:r>
      <w:proofErr w:type="spellEnd"/>
      <w:r w:rsidR="00E326A8">
        <w:t xml:space="preserve"> </w:t>
      </w:r>
      <w:proofErr w:type="spellStart"/>
      <w:r w:rsidR="00E326A8">
        <w:t>desc</w:t>
      </w:r>
      <w:proofErr w:type="spellEnd"/>
      <w:r w:rsidR="00E326A8">
        <w:t>;</w:t>
      </w:r>
    </w:p>
    <w:p w14:paraId="453AF691" w14:textId="77777777" w:rsidR="00E326A8" w:rsidRDefault="00E326A8" w:rsidP="00E326A8">
      <w:r>
        <w:t xml:space="preserve">| </w:t>
      </w:r>
      <w:proofErr w:type="spellStart"/>
      <w:r>
        <w:t>Odate</w:t>
      </w:r>
      <w:proofErr w:type="spellEnd"/>
      <w:r>
        <w:t xml:space="preserve">      | </w:t>
      </w:r>
      <w:proofErr w:type="spellStart"/>
      <w:r>
        <w:t>Total_Amt</w:t>
      </w:r>
      <w:proofErr w:type="spellEnd"/>
      <w:r>
        <w:t xml:space="preserve"> |</w:t>
      </w:r>
    </w:p>
    <w:p w14:paraId="02CB8393" w14:textId="77777777" w:rsidR="00E326A8" w:rsidRDefault="00E326A8" w:rsidP="00E326A8">
      <w:r>
        <w:t xml:space="preserve">| 1990-10-03 </w:t>
      </w:r>
      <w:proofErr w:type="gramStart"/>
      <w:r>
        <w:t>|  18836.47</w:t>
      </w:r>
      <w:proofErr w:type="gramEnd"/>
      <w:r>
        <w:t xml:space="preserve"> |</w:t>
      </w:r>
    </w:p>
    <w:p w14:paraId="54833F86" w14:textId="77777777" w:rsidR="00E326A8" w:rsidRDefault="00E326A8" w:rsidP="00E326A8">
      <w:r>
        <w:t>| 1990-10-05 |   4723.00 |</w:t>
      </w:r>
    </w:p>
    <w:p w14:paraId="4A28CD18" w14:textId="77777777" w:rsidR="00E326A8" w:rsidRDefault="00E326A8" w:rsidP="00E326A8">
      <w:r>
        <w:t>| 1990-10-04 |   1788.98 |</w:t>
      </w:r>
    </w:p>
    <w:p w14:paraId="1A50E69D" w14:textId="77777777" w:rsidR="00E326A8" w:rsidRDefault="00E326A8" w:rsidP="00E326A8">
      <w:r>
        <w:t>| 1990-10-06 |   1309.95 |</w:t>
      </w:r>
    </w:p>
    <w:p w14:paraId="312C3F60" w14:textId="77777777" w:rsidR="00BB7157" w:rsidRDefault="00BB7157" w:rsidP="00E326A8"/>
    <w:p w14:paraId="41D9A66F" w14:textId="77777777" w:rsidR="00BB7157" w:rsidRPr="00BB7157" w:rsidRDefault="00BB7157" w:rsidP="00BB7157">
      <w:pPr>
        <w:jc w:val="center"/>
        <w:rPr>
          <w:b/>
          <w:bCs/>
          <w:sz w:val="28"/>
          <w:szCs w:val="28"/>
        </w:rPr>
      </w:pPr>
      <w:r w:rsidRPr="00BB7157">
        <w:rPr>
          <w:b/>
          <w:bCs/>
          <w:sz w:val="28"/>
          <w:szCs w:val="28"/>
        </w:rPr>
        <w:t>Assignment – 9 Querying Multiple Tables at Once.</w:t>
      </w:r>
    </w:p>
    <w:p w14:paraId="1479E9B9" w14:textId="77777777" w:rsidR="00BB7157" w:rsidRDefault="00BB7157" w:rsidP="00E326A8">
      <w:r w:rsidRPr="00BB7157">
        <w:t xml:space="preserve"> 1) Write a query that lists each order number followed by the name of the customer who made the order. </w:t>
      </w:r>
    </w:p>
    <w:p w14:paraId="3D3F670C" w14:textId="77777777" w:rsidR="00ED6EE9" w:rsidRDefault="009A5127" w:rsidP="00ED6EE9">
      <w:r>
        <w:sym w:font="Wingdings" w:char="F0E0"/>
      </w:r>
      <w:proofErr w:type="spellStart"/>
      <w:r w:rsidR="00ED6EE9">
        <w:t>mysql</w:t>
      </w:r>
      <w:proofErr w:type="spellEnd"/>
      <w:r w:rsidR="00ED6EE9">
        <w:t xml:space="preserve">&gt; select </w:t>
      </w:r>
      <w:proofErr w:type="spellStart"/>
      <w:proofErr w:type="gramStart"/>
      <w:r w:rsidR="00ED6EE9">
        <w:t>Onum</w:t>
      </w:r>
      <w:proofErr w:type="spellEnd"/>
      <w:r w:rsidR="00ED6EE9">
        <w:t xml:space="preserve"> ,</w:t>
      </w:r>
      <w:proofErr w:type="gramEnd"/>
      <w:r w:rsidR="00ED6EE9">
        <w:t xml:space="preserve"> </w:t>
      </w:r>
      <w:proofErr w:type="spellStart"/>
      <w:r w:rsidR="00ED6EE9">
        <w:t>Cname</w:t>
      </w:r>
      <w:proofErr w:type="spellEnd"/>
      <w:r w:rsidR="00ED6EE9">
        <w:t xml:space="preserve"> from Orders, Customers where </w:t>
      </w:r>
      <w:proofErr w:type="spellStart"/>
      <w:r w:rsidR="00ED6EE9">
        <w:t>Orders.Cnum</w:t>
      </w:r>
      <w:proofErr w:type="spellEnd"/>
      <w:r w:rsidR="00ED6EE9">
        <w:t xml:space="preserve"> = </w:t>
      </w:r>
      <w:proofErr w:type="spellStart"/>
      <w:proofErr w:type="gramStart"/>
      <w:r w:rsidR="00ED6EE9">
        <w:t>Customers.Cnum</w:t>
      </w:r>
      <w:proofErr w:type="spellEnd"/>
      <w:r w:rsidR="00ED6EE9">
        <w:t xml:space="preserve"> ;</w:t>
      </w:r>
      <w:proofErr w:type="gramEnd"/>
    </w:p>
    <w:p w14:paraId="5CC08D79" w14:textId="77777777" w:rsidR="00ED6EE9" w:rsidRDefault="00ED6EE9" w:rsidP="00ED6EE9">
      <w:r>
        <w:t xml:space="preserve">| </w:t>
      </w:r>
      <w:proofErr w:type="spellStart"/>
      <w:r>
        <w:t>Onum</w:t>
      </w:r>
      <w:proofErr w:type="spellEnd"/>
      <w:r>
        <w:t xml:space="preserve"> | </w:t>
      </w:r>
      <w:proofErr w:type="spellStart"/>
      <w:r>
        <w:t>Cname</w:t>
      </w:r>
      <w:proofErr w:type="spellEnd"/>
      <w:r>
        <w:t xml:space="preserve">    |</w:t>
      </w:r>
    </w:p>
    <w:p w14:paraId="3CA00BA9" w14:textId="77777777" w:rsidR="00ED6EE9" w:rsidRDefault="00ED6EE9" w:rsidP="00ED6EE9">
      <w:r>
        <w:t xml:space="preserve">| 3011 | </w:t>
      </w:r>
      <w:proofErr w:type="gramStart"/>
      <w:r>
        <w:t>Clemens  |</w:t>
      </w:r>
      <w:proofErr w:type="gramEnd"/>
    </w:p>
    <w:p w14:paraId="62EC3453" w14:textId="77777777" w:rsidR="00ED6EE9" w:rsidRDefault="00ED6EE9" w:rsidP="00ED6EE9">
      <w:r>
        <w:t>| 3001 | Cisneros |</w:t>
      </w:r>
    </w:p>
    <w:p w14:paraId="1AA03D81" w14:textId="77777777" w:rsidR="00ED6EE9" w:rsidRDefault="00ED6EE9" w:rsidP="00ED6EE9">
      <w:r>
        <w:t xml:space="preserve">| 3003 | </w:t>
      </w:r>
      <w:proofErr w:type="gramStart"/>
      <w:r>
        <w:t>Hoffman  |</w:t>
      </w:r>
      <w:proofErr w:type="gramEnd"/>
    </w:p>
    <w:p w14:paraId="1064402E" w14:textId="77777777" w:rsidR="00ED6EE9" w:rsidRDefault="00ED6EE9" w:rsidP="00ED6EE9">
      <w:r>
        <w:t xml:space="preserve">| 3002 | </w:t>
      </w:r>
      <w:proofErr w:type="gramStart"/>
      <w:r>
        <w:t>Pereira  |</w:t>
      </w:r>
      <w:proofErr w:type="gramEnd"/>
    </w:p>
    <w:p w14:paraId="70FECEAB" w14:textId="77777777" w:rsidR="00ED6EE9" w:rsidRDefault="00ED6EE9" w:rsidP="00ED6EE9">
      <w:r>
        <w:t>| 3005 | Liu      |</w:t>
      </w:r>
    </w:p>
    <w:p w14:paraId="7A4B6B88" w14:textId="77777777" w:rsidR="00ED6EE9" w:rsidRDefault="00ED6EE9" w:rsidP="00ED6EE9">
      <w:r>
        <w:t>| 3006 | Cisneros |</w:t>
      </w:r>
    </w:p>
    <w:p w14:paraId="3A693286" w14:textId="77777777" w:rsidR="00ED6EE9" w:rsidRDefault="00ED6EE9" w:rsidP="00ED6EE9">
      <w:r>
        <w:t>| 3007 | Grass    |</w:t>
      </w:r>
    </w:p>
    <w:p w14:paraId="70C40ABB" w14:textId="77777777" w:rsidR="00ED6EE9" w:rsidRDefault="00ED6EE9" w:rsidP="00ED6EE9">
      <w:r>
        <w:t xml:space="preserve">| 3008 | </w:t>
      </w:r>
      <w:proofErr w:type="gramStart"/>
      <w:r>
        <w:t>Clemens  |</w:t>
      </w:r>
      <w:proofErr w:type="gramEnd"/>
    </w:p>
    <w:p w14:paraId="2BDC8FC9" w14:textId="77777777" w:rsidR="00ED6EE9" w:rsidRDefault="00ED6EE9" w:rsidP="00ED6EE9">
      <w:r>
        <w:t>| 3010 | Grass    |</w:t>
      </w:r>
    </w:p>
    <w:p w14:paraId="4784E291" w14:textId="77777777" w:rsidR="00ED6EE9" w:rsidRDefault="00ED6EE9" w:rsidP="00ED6EE9">
      <w:r>
        <w:t>| 3009 | Giovanni |</w:t>
      </w:r>
    </w:p>
    <w:p w14:paraId="7275B4BC" w14:textId="77777777" w:rsidR="00605875" w:rsidRDefault="00605875" w:rsidP="00E326A8"/>
    <w:p w14:paraId="66BD5FAC" w14:textId="607B3A3A" w:rsidR="00BB7157" w:rsidRDefault="00BB7157" w:rsidP="00E326A8">
      <w:r w:rsidRPr="00BB7157">
        <w:lastRenderedPageBreak/>
        <w:t xml:space="preserve">2) Write a query that gives the names of both the salesperson and the customer for each order along with the order number. </w:t>
      </w:r>
    </w:p>
    <w:p w14:paraId="3C3594D6" w14:textId="77777777" w:rsidR="00B54CA3" w:rsidRDefault="00605875" w:rsidP="00B54CA3">
      <w:r>
        <w:sym w:font="Wingdings" w:char="F0E0"/>
      </w:r>
      <w:proofErr w:type="spellStart"/>
      <w:r w:rsidR="00B54CA3">
        <w:t>mysql</w:t>
      </w:r>
      <w:proofErr w:type="spellEnd"/>
      <w:r w:rsidR="00B54CA3">
        <w:t xml:space="preserve">&gt; select </w:t>
      </w:r>
      <w:proofErr w:type="spellStart"/>
      <w:proofErr w:type="gramStart"/>
      <w:r w:rsidR="00B54CA3">
        <w:t>s.Sname</w:t>
      </w:r>
      <w:proofErr w:type="spellEnd"/>
      <w:proofErr w:type="gramEnd"/>
      <w:r w:rsidR="00B54CA3">
        <w:t xml:space="preserve"> , </w:t>
      </w:r>
      <w:proofErr w:type="spellStart"/>
      <w:proofErr w:type="gramStart"/>
      <w:r w:rsidR="00B54CA3">
        <w:t>c.Cname</w:t>
      </w:r>
      <w:proofErr w:type="spellEnd"/>
      <w:proofErr w:type="gramEnd"/>
      <w:r w:rsidR="00B54CA3">
        <w:t xml:space="preserve"> , </w:t>
      </w:r>
      <w:proofErr w:type="spellStart"/>
      <w:proofErr w:type="gramStart"/>
      <w:r w:rsidR="00B54CA3">
        <w:t>o.Onum</w:t>
      </w:r>
      <w:proofErr w:type="spellEnd"/>
      <w:proofErr w:type="gramEnd"/>
      <w:r w:rsidR="00B54CA3">
        <w:t xml:space="preserve"> from Orders </w:t>
      </w:r>
      <w:proofErr w:type="spellStart"/>
      <w:r w:rsidR="00B54CA3">
        <w:t>o</w:t>
      </w:r>
      <w:proofErr w:type="spellEnd"/>
      <w:r w:rsidR="00B54CA3">
        <w:t xml:space="preserve"> join Customers c on</w:t>
      </w:r>
    </w:p>
    <w:p w14:paraId="6E9BB31A" w14:textId="77777777" w:rsidR="00B54CA3" w:rsidRDefault="00B54CA3" w:rsidP="00B54CA3">
      <w:r>
        <w:t xml:space="preserve">    -&gt; </w:t>
      </w:r>
      <w:proofErr w:type="spellStart"/>
      <w:proofErr w:type="gramStart"/>
      <w:r>
        <w:t>o.Cnum</w:t>
      </w:r>
      <w:proofErr w:type="spellEnd"/>
      <w:proofErr w:type="gramEnd"/>
      <w:r>
        <w:t xml:space="preserve"> = </w:t>
      </w:r>
      <w:proofErr w:type="spellStart"/>
      <w:proofErr w:type="gramStart"/>
      <w:r>
        <w:t>c.Cnum</w:t>
      </w:r>
      <w:proofErr w:type="spellEnd"/>
      <w:proofErr w:type="gramEnd"/>
      <w:r>
        <w:t xml:space="preserve"> join </w:t>
      </w:r>
      <w:proofErr w:type="spellStart"/>
      <w:r>
        <w:t>SalesPeople</w:t>
      </w:r>
      <w:proofErr w:type="spellEnd"/>
      <w:r>
        <w:t xml:space="preserve"> </w:t>
      </w:r>
      <w:proofErr w:type="spellStart"/>
      <w:r>
        <w:t>s on</w:t>
      </w:r>
      <w:proofErr w:type="spellEnd"/>
      <w:r>
        <w:t xml:space="preserve"> </w:t>
      </w:r>
      <w:proofErr w:type="spellStart"/>
      <w:proofErr w:type="gramStart"/>
      <w:r>
        <w:t>o.Snum</w:t>
      </w:r>
      <w:proofErr w:type="spellEnd"/>
      <w:proofErr w:type="gramEnd"/>
      <w:r>
        <w:t xml:space="preserve"> = </w:t>
      </w:r>
      <w:proofErr w:type="spellStart"/>
      <w:proofErr w:type="gramStart"/>
      <w:r>
        <w:t>s.Snum</w:t>
      </w:r>
      <w:proofErr w:type="spellEnd"/>
      <w:proofErr w:type="gramEnd"/>
      <w:r>
        <w:t>;</w:t>
      </w:r>
    </w:p>
    <w:p w14:paraId="46CADACC" w14:textId="77777777" w:rsidR="00B54CA3" w:rsidRDefault="00B54CA3" w:rsidP="00B54CA3">
      <w:r>
        <w:t xml:space="preserve">| </w:t>
      </w:r>
      <w:proofErr w:type="spellStart"/>
      <w:r>
        <w:t>Sname</w:t>
      </w:r>
      <w:proofErr w:type="spellEnd"/>
      <w:r>
        <w:t xml:space="preserve">   | </w:t>
      </w:r>
      <w:proofErr w:type="spellStart"/>
      <w:r>
        <w:t>Cname</w:t>
      </w:r>
      <w:proofErr w:type="spellEnd"/>
      <w:r>
        <w:t xml:space="preserve">    | </w:t>
      </w:r>
      <w:proofErr w:type="spellStart"/>
      <w:r>
        <w:t>Onum</w:t>
      </w:r>
      <w:proofErr w:type="spellEnd"/>
      <w:r>
        <w:t xml:space="preserve"> |</w:t>
      </w:r>
    </w:p>
    <w:p w14:paraId="6C018E93" w14:textId="77777777" w:rsidR="00B54CA3" w:rsidRDefault="00B54CA3" w:rsidP="00B54CA3">
      <w:r>
        <w:t xml:space="preserve">| Peel    | </w:t>
      </w:r>
      <w:proofErr w:type="gramStart"/>
      <w:r>
        <w:t>Hoffman  |</w:t>
      </w:r>
      <w:proofErr w:type="gramEnd"/>
      <w:r>
        <w:t xml:space="preserve"> 3003 |</w:t>
      </w:r>
    </w:p>
    <w:p w14:paraId="12C786D4" w14:textId="77777777" w:rsidR="00B54CA3" w:rsidRDefault="00B54CA3" w:rsidP="00B54CA3">
      <w:r>
        <w:t>| Axelrod | Giovanni | 3009 |</w:t>
      </w:r>
    </w:p>
    <w:p w14:paraId="0B8C3C60" w14:textId="77777777" w:rsidR="00B54CA3" w:rsidRDefault="00B54CA3" w:rsidP="00B54CA3">
      <w:r>
        <w:t xml:space="preserve">| </w:t>
      </w:r>
      <w:proofErr w:type="gramStart"/>
      <w:r>
        <w:t>Serres  |</w:t>
      </w:r>
      <w:proofErr w:type="gramEnd"/>
      <w:r>
        <w:t xml:space="preserve"> Liu      | 3005 |</w:t>
      </w:r>
    </w:p>
    <w:p w14:paraId="1DF4DBAF" w14:textId="77777777" w:rsidR="00B54CA3" w:rsidRDefault="00B54CA3" w:rsidP="00B54CA3">
      <w:r>
        <w:t xml:space="preserve">| </w:t>
      </w:r>
      <w:proofErr w:type="gramStart"/>
      <w:r>
        <w:t>Serres  |</w:t>
      </w:r>
      <w:proofErr w:type="gramEnd"/>
      <w:r>
        <w:t xml:space="preserve"> Grass    | 3010 |</w:t>
      </w:r>
    </w:p>
    <w:p w14:paraId="559C93E0" w14:textId="77777777" w:rsidR="00B54CA3" w:rsidRDefault="00B54CA3" w:rsidP="00B54CA3">
      <w:r>
        <w:t xml:space="preserve">| </w:t>
      </w:r>
      <w:proofErr w:type="gramStart"/>
      <w:r>
        <w:t>Serres  |</w:t>
      </w:r>
      <w:proofErr w:type="gramEnd"/>
      <w:r>
        <w:t xml:space="preserve"> Grass    | 3007 |</w:t>
      </w:r>
    </w:p>
    <w:p w14:paraId="72E1E744" w14:textId="77777777" w:rsidR="00B54CA3" w:rsidRDefault="00B54CA3" w:rsidP="00B54CA3">
      <w:r>
        <w:t xml:space="preserve">| Peel    | </w:t>
      </w:r>
      <w:proofErr w:type="gramStart"/>
      <w:r>
        <w:t>Clemens  |</w:t>
      </w:r>
      <w:proofErr w:type="gramEnd"/>
      <w:r>
        <w:t xml:space="preserve"> 3008 |</w:t>
      </w:r>
    </w:p>
    <w:p w14:paraId="5F72154F" w14:textId="77777777" w:rsidR="00B54CA3" w:rsidRDefault="00B54CA3" w:rsidP="00B54CA3">
      <w:r>
        <w:t xml:space="preserve">| Peel    | </w:t>
      </w:r>
      <w:proofErr w:type="gramStart"/>
      <w:r>
        <w:t>Clemens  |</w:t>
      </w:r>
      <w:proofErr w:type="gramEnd"/>
      <w:r>
        <w:t xml:space="preserve"> 3011 |</w:t>
      </w:r>
    </w:p>
    <w:p w14:paraId="36A87069" w14:textId="77777777" w:rsidR="00B54CA3" w:rsidRDefault="00B54CA3" w:rsidP="00B54CA3">
      <w:r>
        <w:t xml:space="preserve">| </w:t>
      </w:r>
      <w:proofErr w:type="gramStart"/>
      <w:r>
        <w:t>Rifkin  |</w:t>
      </w:r>
      <w:proofErr w:type="gramEnd"/>
      <w:r>
        <w:t xml:space="preserve"> Cisneros | 3006 |</w:t>
      </w:r>
    </w:p>
    <w:p w14:paraId="76ED3785" w14:textId="77777777" w:rsidR="00B54CA3" w:rsidRDefault="00B54CA3" w:rsidP="00B54CA3">
      <w:r>
        <w:t xml:space="preserve">| </w:t>
      </w:r>
      <w:proofErr w:type="gramStart"/>
      <w:r>
        <w:t>Rifkin  |</w:t>
      </w:r>
      <w:proofErr w:type="gramEnd"/>
      <w:r>
        <w:t xml:space="preserve"> Cisneros | 3001 |</w:t>
      </w:r>
    </w:p>
    <w:p w14:paraId="2CC4B837" w14:textId="38FCB9EC" w:rsidR="000938D0" w:rsidRDefault="00B54CA3" w:rsidP="00B54CA3">
      <w:r>
        <w:t xml:space="preserve">| </w:t>
      </w:r>
      <w:proofErr w:type="gramStart"/>
      <w:r>
        <w:t>Motika  |</w:t>
      </w:r>
      <w:proofErr w:type="gramEnd"/>
      <w:r>
        <w:t xml:space="preserve"> </w:t>
      </w:r>
      <w:proofErr w:type="gramStart"/>
      <w:r>
        <w:t>Pereira  |</w:t>
      </w:r>
      <w:proofErr w:type="gramEnd"/>
      <w:r>
        <w:t xml:space="preserve"> 3002 |</w:t>
      </w:r>
    </w:p>
    <w:p w14:paraId="1206D28C" w14:textId="5BD26F25" w:rsidR="00BB7157" w:rsidRDefault="00BB7157" w:rsidP="00E326A8">
      <w:r w:rsidRPr="00BB7157">
        <w:t xml:space="preserve">3) Write a query that produces all customers serviced by salespeople with a commission above 12%. Output the customer’s name, the salesperson’s name, and the salesperson’s rate of commission. </w:t>
      </w:r>
    </w:p>
    <w:p w14:paraId="7382031A" w14:textId="77777777" w:rsidR="004A3884" w:rsidRDefault="000938D0" w:rsidP="004A3884">
      <w:r>
        <w:sym w:font="Wingdings" w:char="F0E0"/>
      </w:r>
      <w:r w:rsidR="00264220" w:rsidRPr="00264220">
        <w:t xml:space="preserve"> </w:t>
      </w:r>
      <w:proofErr w:type="spellStart"/>
      <w:r w:rsidR="004A3884">
        <w:t>mysql</w:t>
      </w:r>
      <w:proofErr w:type="spellEnd"/>
      <w:r w:rsidR="004A3884">
        <w:t xml:space="preserve">&gt; select </w:t>
      </w:r>
      <w:proofErr w:type="spellStart"/>
      <w:proofErr w:type="gramStart"/>
      <w:r w:rsidR="004A3884">
        <w:t>Cname</w:t>
      </w:r>
      <w:proofErr w:type="spellEnd"/>
      <w:r w:rsidR="004A3884">
        <w:t xml:space="preserve"> ,</w:t>
      </w:r>
      <w:proofErr w:type="gramEnd"/>
      <w:r w:rsidR="004A3884">
        <w:t xml:space="preserve"> </w:t>
      </w:r>
      <w:proofErr w:type="spellStart"/>
      <w:proofErr w:type="gramStart"/>
      <w:r w:rsidR="004A3884">
        <w:t>Sname</w:t>
      </w:r>
      <w:proofErr w:type="spellEnd"/>
      <w:r w:rsidR="004A3884">
        <w:t xml:space="preserve"> ,</w:t>
      </w:r>
      <w:proofErr w:type="gramEnd"/>
      <w:r w:rsidR="004A3884">
        <w:t xml:space="preserve"> Comm from Customers join </w:t>
      </w:r>
      <w:proofErr w:type="spellStart"/>
      <w:r w:rsidR="004A3884">
        <w:t>SalesPeople</w:t>
      </w:r>
      <w:proofErr w:type="spellEnd"/>
      <w:r w:rsidR="004A3884">
        <w:t xml:space="preserve"> on</w:t>
      </w:r>
    </w:p>
    <w:p w14:paraId="5DBDED10" w14:textId="77777777" w:rsidR="004A3884" w:rsidRDefault="004A3884" w:rsidP="004A3884">
      <w:r>
        <w:t xml:space="preserve">    -&gt; </w:t>
      </w:r>
      <w:proofErr w:type="spellStart"/>
      <w:r>
        <w:t>Customers.Snum</w:t>
      </w:r>
      <w:proofErr w:type="spellEnd"/>
      <w:r>
        <w:t xml:space="preserve"> = </w:t>
      </w:r>
      <w:proofErr w:type="spellStart"/>
      <w:r>
        <w:t>SalesPeople.Snum</w:t>
      </w:r>
      <w:proofErr w:type="spellEnd"/>
      <w:r>
        <w:t xml:space="preserve"> where Comm &gt; 0.12;</w:t>
      </w:r>
    </w:p>
    <w:p w14:paraId="582D4FD2" w14:textId="77777777" w:rsidR="004A3884" w:rsidRDefault="004A3884" w:rsidP="004A3884">
      <w:r>
        <w:t xml:space="preserve">| </w:t>
      </w:r>
      <w:proofErr w:type="spellStart"/>
      <w:r>
        <w:t>Cname</w:t>
      </w:r>
      <w:proofErr w:type="spellEnd"/>
      <w:r>
        <w:t xml:space="preserve">    | </w:t>
      </w:r>
      <w:proofErr w:type="spellStart"/>
      <w:proofErr w:type="gramStart"/>
      <w:r>
        <w:t>Sname</w:t>
      </w:r>
      <w:proofErr w:type="spellEnd"/>
      <w:r>
        <w:t xml:space="preserve">  |</w:t>
      </w:r>
      <w:proofErr w:type="gramEnd"/>
      <w:r>
        <w:t xml:space="preserve"> Comm |</w:t>
      </w:r>
    </w:p>
    <w:p w14:paraId="3173AFAD" w14:textId="77777777" w:rsidR="004A3884" w:rsidRDefault="004A3884" w:rsidP="004A3884">
      <w:r>
        <w:t>| Liu      | Serres | 0.13 |</w:t>
      </w:r>
    </w:p>
    <w:p w14:paraId="3E273D84" w14:textId="77777777" w:rsidR="004A3884" w:rsidRDefault="004A3884" w:rsidP="004A3884">
      <w:r>
        <w:t>| Grass    | Serres | 0.13 |</w:t>
      </w:r>
    </w:p>
    <w:p w14:paraId="026FB73D" w14:textId="77777777" w:rsidR="004A3884" w:rsidRDefault="004A3884" w:rsidP="004A3884">
      <w:r>
        <w:t>| Cisneros | Rifkin | 0.15 |</w:t>
      </w:r>
    </w:p>
    <w:p w14:paraId="4397BF49" w14:textId="58F4073D" w:rsidR="00BB7157" w:rsidRDefault="00BB7157" w:rsidP="004A3884">
      <w:r w:rsidRPr="00BB7157">
        <w:t xml:space="preserve">4) Write a query that calculates the amount of the salesperson’s commission on each order by a customer with a rating above 100. </w:t>
      </w:r>
    </w:p>
    <w:p w14:paraId="3442970D" w14:textId="77777777" w:rsidR="00233A60" w:rsidRDefault="004A3884" w:rsidP="00233A60">
      <w:r>
        <w:sym w:font="Wingdings" w:char="F0E0"/>
      </w:r>
      <w:r>
        <w:t xml:space="preserve"> </w:t>
      </w:r>
      <w:proofErr w:type="spellStart"/>
      <w:r w:rsidR="00233A60">
        <w:t>mysql</w:t>
      </w:r>
      <w:proofErr w:type="spellEnd"/>
      <w:r w:rsidR="00233A60">
        <w:t xml:space="preserve">&gt; select </w:t>
      </w:r>
      <w:proofErr w:type="spellStart"/>
      <w:proofErr w:type="gramStart"/>
      <w:r w:rsidR="00233A60">
        <w:t>Onum</w:t>
      </w:r>
      <w:proofErr w:type="spellEnd"/>
      <w:r w:rsidR="00233A60">
        <w:t xml:space="preserve"> ,</w:t>
      </w:r>
      <w:proofErr w:type="gramEnd"/>
      <w:r w:rsidR="00233A60">
        <w:t xml:space="preserve"> </w:t>
      </w:r>
      <w:proofErr w:type="spellStart"/>
      <w:proofErr w:type="gramStart"/>
      <w:r w:rsidR="00233A60">
        <w:t>Sname</w:t>
      </w:r>
      <w:proofErr w:type="spellEnd"/>
      <w:r w:rsidR="00233A60">
        <w:t xml:space="preserve"> ,</w:t>
      </w:r>
      <w:proofErr w:type="gramEnd"/>
      <w:r w:rsidR="00233A60">
        <w:t xml:space="preserve"> Amt*Comm from Orders join Customers on</w:t>
      </w:r>
    </w:p>
    <w:p w14:paraId="79A99AF8" w14:textId="77777777" w:rsidR="00233A60" w:rsidRDefault="00233A60" w:rsidP="00233A60">
      <w:r>
        <w:t xml:space="preserve">    -&gt; </w:t>
      </w:r>
      <w:proofErr w:type="spellStart"/>
      <w:r>
        <w:t>Orders.Cnum</w:t>
      </w:r>
      <w:proofErr w:type="spellEnd"/>
      <w:r>
        <w:t xml:space="preserve"> = </w:t>
      </w:r>
      <w:proofErr w:type="spellStart"/>
      <w:r>
        <w:t>Customers.Cnum</w:t>
      </w:r>
      <w:proofErr w:type="spellEnd"/>
      <w:r>
        <w:t xml:space="preserve"> join </w:t>
      </w:r>
      <w:proofErr w:type="spellStart"/>
      <w:r>
        <w:t>SalesPeople</w:t>
      </w:r>
      <w:proofErr w:type="spellEnd"/>
      <w:r>
        <w:t xml:space="preserve"> on</w:t>
      </w:r>
    </w:p>
    <w:p w14:paraId="7AAB26B5" w14:textId="77777777" w:rsidR="00233A60" w:rsidRDefault="00233A60" w:rsidP="00233A60">
      <w:r>
        <w:t xml:space="preserve">    -&gt; </w:t>
      </w:r>
      <w:proofErr w:type="spellStart"/>
      <w:r>
        <w:t>Orders.Snum</w:t>
      </w:r>
      <w:proofErr w:type="spellEnd"/>
      <w:r>
        <w:t xml:space="preserve"> = </w:t>
      </w:r>
      <w:proofErr w:type="spellStart"/>
      <w:r>
        <w:t>SalesPeople.Snum</w:t>
      </w:r>
      <w:proofErr w:type="spellEnd"/>
      <w:r>
        <w:t xml:space="preserve"> where Rating &gt; 100;</w:t>
      </w:r>
    </w:p>
    <w:p w14:paraId="73071F29" w14:textId="77777777" w:rsidR="00233A60" w:rsidRDefault="00233A60" w:rsidP="00233A60">
      <w:r>
        <w:lastRenderedPageBreak/>
        <w:t xml:space="preserve">| </w:t>
      </w:r>
      <w:proofErr w:type="spellStart"/>
      <w:r>
        <w:t>Onum</w:t>
      </w:r>
      <w:proofErr w:type="spellEnd"/>
      <w:r>
        <w:t xml:space="preserve"> | </w:t>
      </w:r>
      <w:proofErr w:type="spellStart"/>
      <w:r>
        <w:t>Sname</w:t>
      </w:r>
      <w:proofErr w:type="spellEnd"/>
      <w:r>
        <w:t xml:space="preserve">   | Amt*Comm |</w:t>
      </w:r>
    </w:p>
    <w:p w14:paraId="7C1CF77A" w14:textId="77777777" w:rsidR="00233A60" w:rsidRDefault="00233A60" w:rsidP="00233A60">
      <w:r>
        <w:t xml:space="preserve">| 3010 | </w:t>
      </w:r>
      <w:proofErr w:type="gramStart"/>
      <w:r>
        <w:t>Serres  |</w:t>
      </w:r>
      <w:proofErr w:type="gramEnd"/>
      <w:r>
        <w:t xml:space="preserve">   170.29 |</w:t>
      </w:r>
    </w:p>
    <w:p w14:paraId="7E4F0A1D" w14:textId="77777777" w:rsidR="00233A60" w:rsidRDefault="00233A60" w:rsidP="00233A60">
      <w:r>
        <w:t xml:space="preserve">| 3007 | </w:t>
      </w:r>
      <w:proofErr w:type="gramStart"/>
      <w:r>
        <w:t>Serres  |</w:t>
      </w:r>
      <w:proofErr w:type="gramEnd"/>
      <w:r>
        <w:t xml:space="preserve">     9.85 |</w:t>
      </w:r>
    </w:p>
    <w:p w14:paraId="3943F20C" w14:textId="77777777" w:rsidR="00233A60" w:rsidRDefault="00233A60" w:rsidP="00233A60">
      <w:r>
        <w:t xml:space="preserve">| 3005 | </w:t>
      </w:r>
      <w:proofErr w:type="gramStart"/>
      <w:r>
        <w:t>Serres  |</w:t>
      </w:r>
      <w:proofErr w:type="gramEnd"/>
      <w:r>
        <w:t xml:space="preserve">   670.86 |</w:t>
      </w:r>
    </w:p>
    <w:p w14:paraId="7EA98568" w14:textId="77777777" w:rsidR="00233A60" w:rsidRDefault="00233A60" w:rsidP="00233A60">
      <w:r>
        <w:t xml:space="preserve">| 3006 | </w:t>
      </w:r>
      <w:proofErr w:type="gramStart"/>
      <w:r>
        <w:t>Rifkin  |</w:t>
      </w:r>
      <w:proofErr w:type="gramEnd"/>
      <w:r>
        <w:t xml:space="preserve">   164.72 |</w:t>
      </w:r>
    </w:p>
    <w:p w14:paraId="486FD8D2" w14:textId="77777777" w:rsidR="00233A60" w:rsidRDefault="00233A60" w:rsidP="00233A60">
      <w:r>
        <w:t xml:space="preserve">| 3001 | </w:t>
      </w:r>
      <w:proofErr w:type="gramStart"/>
      <w:r>
        <w:t>Rifkin  |</w:t>
      </w:r>
      <w:proofErr w:type="gramEnd"/>
      <w:r>
        <w:t xml:space="preserve">     2.80 |</w:t>
      </w:r>
    </w:p>
    <w:p w14:paraId="05DDDBD1" w14:textId="77777777" w:rsidR="00233A60" w:rsidRDefault="00233A60" w:rsidP="00233A60">
      <w:r>
        <w:t>| 3009 | Axelrod |   171.32 |</w:t>
      </w:r>
    </w:p>
    <w:p w14:paraId="6373C273" w14:textId="77777777" w:rsidR="000A0754" w:rsidRDefault="000A0754" w:rsidP="00233A60"/>
    <w:p w14:paraId="2855DDF0" w14:textId="06C9A9D4" w:rsidR="000A0754" w:rsidRPr="000A0754" w:rsidRDefault="000A0754" w:rsidP="000A0754">
      <w:pPr>
        <w:jc w:val="center"/>
        <w:rPr>
          <w:b/>
          <w:bCs/>
          <w:sz w:val="28"/>
          <w:szCs w:val="28"/>
        </w:rPr>
      </w:pPr>
      <w:r w:rsidRPr="000A0754">
        <w:rPr>
          <w:b/>
          <w:bCs/>
          <w:sz w:val="28"/>
          <w:szCs w:val="28"/>
        </w:rPr>
        <w:t>Assignment – 10 Joining a Table to Itself.</w:t>
      </w:r>
    </w:p>
    <w:p w14:paraId="2B246A15" w14:textId="77777777" w:rsidR="000A0754" w:rsidRDefault="000A0754" w:rsidP="00233A60">
      <w:r w:rsidRPr="000A0754">
        <w:t xml:space="preserve">1) Write a query that produces all pairs of salespeople who are living in the same city. Exclude combinations of salespeople with themselves as well as duplicate rows with the order reversed. </w:t>
      </w:r>
    </w:p>
    <w:p w14:paraId="38950348" w14:textId="63DFB353" w:rsidR="000A0754" w:rsidRDefault="000A0754" w:rsidP="00233A60">
      <w:r>
        <w:sym w:font="Wingdings" w:char="F0E0"/>
      </w:r>
    </w:p>
    <w:p w14:paraId="205019C3" w14:textId="2F066D3D" w:rsidR="00B877E4" w:rsidRDefault="000A0754" w:rsidP="00233A60">
      <w:r w:rsidRPr="000A0754">
        <w:t xml:space="preserve">2) Write a query that produces the names and cities of all customers with the same rating as Hoffman. </w:t>
      </w:r>
    </w:p>
    <w:p w14:paraId="660B0AF0" w14:textId="17BD6728" w:rsidR="000A0754" w:rsidRDefault="000A0754" w:rsidP="00233A60">
      <w:r>
        <w:sym w:font="Wingdings" w:char="F0E0"/>
      </w:r>
    </w:p>
    <w:sectPr w:rsidR="000A0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6AE"/>
    <w:rsid w:val="00046B25"/>
    <w:rsid w:val="000938D0"/>
    <w:rsid w:val="000A0754"/>
    <w:rsid w:val="00233A60"/>
    <w:rsid w:val="002367E0"/>
    <w:rsid w:val="00264220"/>
    <w:rsid w:val="00351087"/>
    <w:rsid w:val="004478AC"/>
    <w:rsid w:val="004A3884"/>
    <w:rsid w:val="004A793B"/>
    <w:rsid w:val="00572324"/>
    <w:rsid w:val="00595F76"/>
    <w:rsid w:val="005A5087"/>
    <w:rsid w:val="00605875"/>
    <w:rsid w:val="00685C56"/>
    <w:rsid w:val="0075004B"/>
    <w:rsid w:val="007C40A3"/>
    <w:rsid w:val="007F23D2"/>
    <w:rsid w:val="0089220F"/>
    <w:rsid w:val="008A122B"/>
    <w:rsid w:val="008F605C"/>
    <w:rsid w:val="00986D4D"/>
    <w:rsid w:val="009A1FB8"/>
    <w:rsid w:val="009A5127"/>
    <w:rsid w:val="00A47140"/>
    <w:rsid w:val="00A92572"/>
    <w:rsid w:val="00B03208"/>
    <w:rsid w:val="00B06E04"/>
    <w:rsid w:val="00B5277B"/>
    <w:rsid w:val="00B546AE"/>
    <w:rsid w:val="00B54CA3"/>
    <w:rsid w:val="00B877E4"/>
    <w:rsid w:val="00BB4E68"/>
    <w:rsid w:val="00BB7157"/>
    <w:rsid w:val="00C000AC"/>
    <w:rsid w:val="00C56203"/>
    <w:rsid w:val="00CC0209"/>
    <w:rsid w:val="00D27D03"/>
    <w:rsid w:val="00D6310D"/>
    <w:rsid w:val="00E326A8"/>
    <w:rsid w:val="00ED5ABC"/>
    <w:rsid w:val="00ED6EE9"/>
    <w:rsid w:val="00F80D07"/>
    <w:rsid w:val="00FC1075"/>
    <w:rsid w:val="00FC7E7B"/>
    <w:rsid w:val="00FD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8048A"/>
  <w15:chartTrackingRefBased/>
  <w15:docId w15:val="{885C6573-EDCF-458A-B1B4-B320ED6A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6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3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Patil</dc:creator>
  <cp:keywords/>
  <dc:description/>
  <cp:lastModifiedBy>Sumit Patil</cp:lastModifiedBy>
  <cp:revision>45</cp:revision>
  <dcterms:created xsi:type="dcterms:W3CDTF">2026-03-14T02:30:00Z</dcterms:created>
  <dcterms:modified xsi:type="dcterms:W3CDTF">2026-03-14T04:22:00Z</dcterms:modified>
</cp:coreProperties>
</file>